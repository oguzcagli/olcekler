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5591B" w14:textId="5EA885BF" w:rsidR="00113AE6" w:rsidRPr="003832FB" w:rsidRDefault="00113AE6" w:rsidP="00C43275">
      <w:pPr>
        <w:rPr>
          <w:rFonts w:cs="Times New Roman"/>
          <w:b/>
          <w:bCs/>
          <w:szCs w:val="24"/>
          <w:u w:val="single"/>
        </w:rPr>
      </w:pPr>
      <w:r w:rsidRPr="003832FB">
        <w:rPr>
          <w:rFonts w:cs="Times New Roman"/>
          <w:b/>
          <w:bCs/>
          <w:szCs w:val="24"/>
          <w:u w:val="single"/>
        </w:rPr>
        <w:t>Yardım Tehlikesi Tutumu Ölçeği Uygulamaya Hazır Hali</w:t>
      </w:r>
    </w:p>
    <w:tbl>
      <w:tblPr>
        <w:tblStyle w:val="TabloKlavuzu"/>
        <w:tblW w:w="10475" w:type="dxa"/>
        <w:jc w:val="center"/>
        <w:tblLayout w:type="fixed"/>
        <w:tblLook w:val="04A0" w:firstRow="1" w:lastRow="0" w:firstColumn="1" w:lastColumn="0" w:noHBand="0" w:noVBand="1"/>
      </w:tblPr>
      <w:tblGrid>
        <w:gridCol w:w="421"/>
        <w:gridCol w:w="6945"/>
        <w:gridCol w:w="846"/>
        <w:gridCol w:w="426"/>
        <w:gridCol w:w="567"/>
        <w:gridCol w:w="426"/>
        <w:gridCol w:w="844"/>
      </w:tblGrid>
      <w:tr w:rsidR="00113AE6" w:rsidRPr="00C43275" w14:paraId="4F7F7B9E" w14:textId="77777777" w:rsidTr="003832FB">
        <w:trPr>
          <w:cantSplit/>
          <w:trHeight w:val="1775"/>
          <w:jc w:val="center"/>
        </w:trPr>
        <w:tc>
          <w:tcPr>
            <w:tcW w:w="421" w:type="dxa"/>
            <w:textDirection w:val="btLr"/>
            <w:vAlign w:val="center"/>
          </w:tcPr>
          <w:p w14:paraId="1648491D" w14:textId="77777777" w:rsidR="00113AE6" w:rsidRPr="006A7755" w:rsidRDefault="00113AE6" w:rsidP="006A7755">
            <w:pPr>
              <w:autoSpaceDE w:val="0"/>
              <w:autoSpaceDN w:val="0"/>
              <w:adjustRightInd w:val="0"/>
              <w:ind w:left="113" w:right="113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Madde</w:t>
            </w:r>
          </w:p>
        </w:tc>
        <w:tc>
          <w:tcPr>
            <w:tcW w:w="6945" w:type="dxa"/>
            <w:vAlign w:val="center"/>
          </w:tcPr>
          <w:p w14:paraId="6E298B04" w14:textId="75D65D73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Aşağıdaki ifadelere katılma derecenizi belirtiniz</w:t>
            </w:r>
            <w:ins w:id="0" w:author="A. Halim Özkan" w:date="2023-12-21T08:45:00Z">
              <w:r w:rsidR="00D5097B">
                <w:rPr>
                  <w:rStyle w:val="None"/>
                  <w:rFonts w:cs="Times New Roman"/>
                  <w:szCs w:val="24"/>
                </w:rPr>
                <w:t>.</w:t>
              </w:r>
            </w:ins>
          </w:p>
        </w:tc>
        <w:tc>
          <w:tcPr>
            <w:tcW w:w="846" w:type="dxa"/>
            <w:textDirection w:val="btLr"/>
            <w:vAlign w:val="center"/>
          </w:tcPr>
          <w:p w14:paraId="4AC6FC1C" w14:textId="77777777" w:rsidR="00113AE6" w:rsidRPr="006A7755" w:rsidRDefault="00113AE6" w:rsidP="006A7755">
            <w:pPr>
              <w:autoSpaceDE w:val="0"/>
              <w:autoSpaceDN w:val="0"/>
              <w:adjustRightInd w:val="0"/>
              <w:ind w:left="113" w:right="113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Kesinlikle katılmıyorum</w:t>
            </w:r>
          </w:p>
        </w:tc>
        <w:tc>
          <w:tcPr>
            <w:tcW w:w="426" w:type="dxa"/>
            <w:textDirection w:val="btLr"/>
            <w:vAlign w:val="center"/>
          </w:tcPr>
          <w:p w14:paraId="4EC28820" w14:textId="77777777" w:rsidR="00113AE6" w:rsidRPr="006A7755" w:rsidRDefault="00113AE6" w:rsidP="006A7755">
            <w:pPr>
              <w:autoSpaceDE w:val="0"/>
              <w:autoSpaceDN w:val="0"/>
              <w:adjustRightInd w:val="0"/>
              <w:ind w:left="113" w:right="113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Katılmıyorum</w:t>
            </w:r>
          </w:p>
        </w:tc>
        <w:tc>
          <w:tcPr>
            <w:tcW w:w="567" w:type="dxa"/>
            <w:textDirection w:val="btLr"/>
            <w:vAlign w:val="center"/>
          </w:tcPr>
          <w:p w14:paraId="17ED182E" w14:textId="77777777" w:rsidR="00113AE6" w:rsidRPr="006A7755" w:rsidRDefault="00113AE6" w:rsidP="006A7755">
            <w:pPr>
              <w:autoSpaceDE w:val="0"/>
              <w:autoSpaceDN w:val="0"/>
              <w:adjustRightInd w:val="0"/>
              <w:ind w:left="113" w:right="113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Ne katılıyorum</w:t>
            </w:r>
          </w:p>
          <w:p w14:paraId="7DC56D68" w14:textId="77777777" w:rsidR="00113AE6" w:rsidRPr="006A7755" w:rsidRDefault="00113AE6" w:rsidP="006A7755">
            <w:pPr>
              <w:autoSpaceDE w:val="0"/>
              <w:autoSpaceDN w:val="0"/>
              <w:adjustRightInd w:val="0"/>
              <w:ind w:left="113" w:right="113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Ne katılmıyorum</w:t>
            </w:r>
          </w:p>
        </w:tc>
        <w:tc>
          <w:tcPr>
            <w:tcW w:w="426" w:type="dxa"/>
            <w:textDirection w:val="btLr"/>
            <w:vAlign w:val="center"/>
          </w:tcPr>
          <w:p w14:paraId="1A0320AD" w14:textId="77777777" w:rsidR="00113AE6" w:rsidRPr="006A7755" w:rsidRDefault="00113AE6" w:rsidP="006A7755">
            <w:pPr>
              <w:autoSpaceDE w:val="0"/>
              <w:autoSpaceDN w:val="0"/>
              <w:adjustRightInd w:val="0"/>
              <w:ind w:left="113" w:right="113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Katılıyorum</w:t>
            </w:r>
          </w:p>
        </w:tc>
        <w:tc>
          <w:tcPr>
            <w:tcW w:w="844" w:type="dxa"/>
            <w:textDirection w:val="btLr"/>
            <w:vAlign w:val="center"/>
          </w:tcPr>
          <w:p w14:paraId="050943ED" w14:textId="77777777" w:rsidR="00113AE6" w:rsidRPr="006A7755" w:rsidRDefault="00113AE6" w:rsidP="006A7755">
            <w:pPr>
              <w:autoSpaceDE w:val="0"/>
              <w:autoSpaceDN w:val="0"/>
              <w:adjustRightInd w:val="0"/>
              <w:ind w:left="113" w:right="113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Kesinlikle katılıyorum</w:t>
            </w:r>
          </w:p>
        </w:tc>
      </w:tr>
      <w:tr w:rsidR="00113AE6" w:rsidRPr="00C43275" w14:paraId="57DB5C06" w14:textId="77777777" w:rsidTr="003832FB">
        <w:trPr>
          <w:trHeight w:val="565"/>
          <w:jc w:val="center"/>
        </w:trPr>
        <w:tc>
          <w:tcPr>
            <w:tcW w:w="421" w:type="dxa"/>
            <w:vAlign w:val="center"/>
          </w:tcPr>
          <w:p w14:paraId="68B62FCB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6945" w:type="dxa"/>
          </w:tcPr>
          <w:p w14:paraId="30545EF5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Afetlerden sonra devlet tarafından yapılan mali yardımlarının herkese değil, afet risklerine karşı önlem alanlara yapılmasını gerekli bulurum.</w:t>
            </w:r>
          </w:p>
        </w:tc>
        <w:tc>
          <w:tcPr>
            <w:tcW w:w="846" w:type="dxa"/>
            <w:vAlign w:val="center"/>
          </w:tcPr>
          <w:p w14:paraId="2FCB992C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30C0015B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5100C7C4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25FC7D86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626856EB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13A0A4D1" w14:textId="77777777" w:rsidTr="003832FB">
        <w:trPr>
          <w:jc w:val="center"/>
        </w:trPr>
        <w:tc>
          <w:tcPr>
            <w:tcW w:w="421" w:type="dxa"/>
            <w:vAlign w:val="center"/>
          </w:tcPr>
          <w:p w14:paraId="1566262D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6945" w:type="dxa"/>
          </w:tcPr>
          <w:p w14:paraId="0AD35794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Afet sonrası uygulanan mali yardımların kaldırılmasının, afetlere karşı alınacak önlemleri arttıracağına inanıyorum.</w:t>
            </w:r>
          </w:p>
        </w:tc>
        <w:tc>
          <w:tcPr>
            <w:tcW w:w="846" w:type="dxa"/>
            <w:vAlign w:val="center"/>
          </w:tcPr>
          <w:p w14:paraId="68D38A53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166E8FE3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2A92A300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5683FEEE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20D7D8B0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4C822F8D" w14:textId="77777777" w:rsidTr="003832FB">
        <w:trPr>
          <w:trHeight w:val="368"/>
          <w:jc w:val="center"/>
        </w:trPr>
        <w:tc>
          <w:tcPr>
            <w:tcW w:w="421" w:type="dxa"/>
            <w:vAlign w:val="center"/>
          </w:tcPr>
          <w:p w14:paraId="14DFA757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6945" w:type="dxa"/>
          </w:tcPr>
          <w:p w14:paraId="63237E09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Afetlerden sonra devletin mali yardımı garanti etmesini gerekli bulmam.</w:t>
            </w:r>
          </w:p>
        </w:tc>
        <w:tc>
          <w:tcPr>
            <w:tcW w:w="846" w:type="dxa"/>
            <w:vAlign w:val="center"/>
          </w:tcPr>
          <w:p w14:paraId="63A6F968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17BAF854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7AD5776B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6A5339F5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15E35009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569C4FCD" w14:textId="77777777" w:rsidTr="003832FB">
        <w:trPr>
          <w:trHeight w:val="551"/>
          <w:jc w:val="center"/>
        </w:trPr>
        <w:tc>
          <w:tcPr>
            <w:tcW w:w="421" w:type="dxa"/>
            <w:vAlign w:val="center"/>
          </w:tcPr>
          <w:p w14:paraId="39671C99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6945" w:type="dxa"/>
          </w:tcPr>
          <w:p w14:paraId="43C0F465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Afetlerden sonra yakın çevremden (aile, arkadaş vb.) mali yardım alacağıma inanmadığım için afetlere karşı önleyici tedbirler almayı gerekli bulurum.</w:t>
            </w:r>
          </w:p>
        </w:tc>
        <w:tc>
          <w:tcPr>
            <w:tcW w:w="846" w:type="dxa"/>
            <w:vAlign w:val="center"/>
          </w:tcPr>
          <w:p w14:paraId="5C6CA639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4F31C940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44026F58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2C766DAB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565A05C6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7B51131E" w14:textId="77777777" w:rsidTr="003832FB">
        <w:trPr>
          <w:trHeight w:val="559"/>
          <w:jc w:val="center"/>
        </w:trPr>
        <w:tc>
          <w:tcPr>
            <w:tcW w:w="421" w:type="dxa"/>
            <w:vAlign w:val="center"/>
          </w:tcPr>
          <w:p w14:paraId="45AE4144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  <w:tc>
          <w:tcPr>
            <w:tcW w:w="6945" w:type="dxa"/>
          </w:tcPr>
          <w:p w14:paraId="490AA6B8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Afetlerden sonra devletten mali yardım alacağıma inanmadığım için afetlere karşı önleyici tedbirler almayı gerekli bulurum.</w:t>
            </w:r>
          </w:p>
        </w:tc>
        <w:tc>
          <w:tcPr>
            <w:tcW w:w="846" w:type="dxa"/>
            <w:vAlign w:val="center"/>
          </w:tcPr>
          <w:p w14:paraId="38AAB297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07922B38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0D90A717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0166C320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5E5844B7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4D03E749" w14:textId="77777777" w:rsidTr="003832FB">
        <w:trPr>
          <w:trHeight w:val="567"/>
          <w:jc w:val="center"/>
        </w:trPr>
        <w:tc>
          <w:tcPr>
            <w:tcW w:w="421" w:type="dxa"/>
            <w:vAlign w:val="center"/>
          </w:tcPr>
          <w:p w14:paraId="70576E1E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6</w:t>
            </w:r>
          </w:p>
        </w:tc>
        <w:tc>
          <w:tcPr>
            <w:tcW w:w="6945" w:type="dxa"/>
          </w:tcPr>
          <w:p w14:paraId="6528576D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Afetlerden sonra sivil toplum kuruluşlarından mali yardım alacağıma inanmadığım için afetlere karşı önleyici tedbirler almayı gerekli bulurum.</w:t>
            </w:r>
          </w:p>
        </w:tc>
        <w:tc>
          <w:tcPr>
            <w:tcW w:w="846" w:type="dxa"/>
            <w:vAlign w:val="center"/>
          </w:tcPr>
          <w:p w14:paraId="57AEEB67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6C89C374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7C1C2EB3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60388914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73EFAE70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7B93AF7F" w14:textId="77777777" w:rsidTr="003832FB">
        <w:trPr>
          <w:trHeight w:val="846"/>
          <w:jc w:val="center"/>
        </w:trPr>
        <w:tc>
          <w:tcPr>
            <w:tcW w:w="421" w:type="dxa"/>
            <w:vAlign w:val="center"/>
          </w:tcPr>
          <w:p w14:paraId="29CCCB3D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7</w:t>
            </w:r>
          </w:p>
        </w:tc>
        <w:tc>
          <w:tcPr>
            <w:tcW w:w="6945" w:type="dxa"/>
          </w:tcPr>
          <w:p w14:paraId="309DB655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Yaşanabilecek afetlere karşı önlem almak yerine, afetlerden sonra yakın çevremden (aile, arkadaş vb.) mali yardım almayı sorumluluklarımdan kaçmak olarak değerlendiririm.</w:t>
            </w:r>
          </w:p>
        </w:tc>
        <w:tc>
          <w:tcPr>
            <w:tcW w:w="846" w:type="dxa"/>
            <w:vAlign w:val="center"/>
          </w:tcPr>
          <w:p w14:paraId="2D68A62F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22BC219B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26620A8E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1A3BBBDC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00A2AB56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24192684" w14:textId="77777777" w:rsidTr="003832FB">
        <w:trPr>
          <w:trHeight w:val="561"/>
          <w:jc w:val="center"/>
        </w:trPr>
        <w:tc>
          <w:tcPr>
            <w:tcW w:w="421" w:type="dxa"/>
            <w:vAlign w:val="center"/>
          </w:tcPr>
          <w:p w14:paraId="6BC09040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8</w:t>
            </w:r>
          </w:p>
        </w:tc>
        <w:tc>
          <w:tcPr>
            <w:tcW w:w="6945" w:type="dxa"/>
          </w:tcPr>
          <w:p w14:paraId="556AC908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Yaşanabilecek afetlere karşı önlem almak yerine afetlerden sonra devletten mali yardım almayı sorumluluklarımdan kaçmak olarak değerlendiririm.</w:t>
            </w:r>
          </w:p>
        </w:tc>
        <w:tc>
          <w:tcPr>
            <w:tcW w:w="846" w:type="dxa"/>
            <w:vAlign w:val="center"/>
          </w:tcPr>
          <w:p w14:paraId="7CAF1364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6387DB36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6DF1986E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6871B0CA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6C9826E6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2AD6E166" w14:textId="77777777" w:rsidTr="003832FB">
        <w:trPr>
          <w:trHeight w:val="825"/>
          <w:jc w:val="center"/>
        </w:trPr>
        <w:tc>
          <w:tcPr>
            <w:tcW w:w="421" w:type="dxa"/>
            <w:vAlign w:val="center"/>
          </w:tcPr>
          <w:p w14:paraId="73E74B39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9</w:t>
            </w:r>
          </w:p>
        </w:tc>
        <w:tc>
          <w:tcPr>
            <w:tcW w:w="6945" w:type="dxa"/>
          </w:tcPr>
          <w:p w14:paraId="0B3DCF88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Yaşanabilecek afetlere karşı önlem almak yerine, afetlerden sonra sivil toplum kuruluşlarından mali yardım almayı sorumluluklarımdan kaçmak olarak değerlendiririm.</w:t>
            </w:r>
          </w:p>
        </w:tc>
        <w:tc>
          <w:tcPr>
            <w:tcW w:w="846" w:type="dxa"/>
            <w:vAlign w:val="center"/>
          </w:tcPr>
          <w:p w14:paraId="5D4F57C4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47E6DF5B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7F138823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2B5A9E01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4E6C466F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  <w:tr w:rsidR="00113AE6" w:rsidRPr="00C43275" w14:paraId="10EC727F" w14:textId="77777777" w:rsidTr="003832FB">
        <w:trPr>
          <w:trHeight w:val="567"/>
          <w:jc w:val="center"/>
        </w:trPr>
        <w:tc>
          <w:tcPr>
            <w:tcW w:w="421" w:type="dxa"/>
            <w:vAlign w:val="center"/>
          </w:tcPr>
          <w:p w14:paraId="1091CE10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10</w:t>
            </w:r>
          </w:p>
        </w:tc>
        <w:tc>
          <w:tcPr>
            <w:tcW w:w="6945" w:type="dxa"/>
          </w:tcPr>
          <w:p w14:paraId="449B04A5" w14:textId="77777777" w:rsidR="00113AE6" w:rsidRPr="006A7755" w:rsidRDefault="00113AE6" w:rsidP="00C4327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</w:rPr>
            </w:pPr>
            <w:r w:rsidRPr="006A7755">
              <w:rPr>
                <w:rStyle w:val="None"/>
                <w:rFonts w:cs="Times New Roman"/>
                <w:szCs w:val="24"/>
              </w:rPr>
              <w:t>Afetlere karşı önlem almak yerine, afetlerden sonra mali yardım beklemek ahlaki bir sorundur.</w:t>
            </w:r>
          </w:p>
        </w:tc>
        <w:tc>
          <w:tcPr>
            <w:tcW w:w="846" w:type="dxa"/>
            <w:vAlign w:val="center"/>
          </w:tcPr>
          <w:p w14:paraId="0A0DF6B3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1</w:t>
            </w:r>
          </w:p>
        </w:tc>
        <w:tc>
          <w:tcPr>
            <w:tcW w:w="426" w:type="dxa"/>
            <w:vAlign w:val="center"/>
          </w:tcPr>
          <w:p w14:paraId="54BDF2D0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2</w:t>
            </w:r>
          </w:p>
        </w:tc>
        <w:tc>
          <w:tcPr>
            <w:tcW w:w="567" w:type="dxa"/>
            <w:vAlign w:val="center"/>
          </w:tcPr>
          <w:p w14:paraId="161901D6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3</w:t>
            </w:r>
          </w:p>
        </w:tc>
        <w:tc>
          <w:tcPr>
            <w:tcW w:w="426" w:type="dxa"/>
            <w:vAlign w:val="center"/>
          </w:tcPr>
          <w:p w14:paraId="58683446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4</w:t>
            </w:r>
          </w:p>
        </w:tc>
        <w:tc>
          <w:tcPr>
            <w:tcW w:w="844" w:type="dxa"/>
            <w:vAlign w:val="center"/>
          </w:tcPr>
          <w:p w14:paraId="30AA50D9" w14:textId="77777777" w:rsidR="00113AE6" w:rsidRPr="006A7755" w:rsidRDefault="00113AE6" w:rsidP="006A7755">
            <w:pPr>
              <w:autoSpaceDE w:val="0"/>
              <w:autoSpaceDN w:val="0"/>
              <w:adjustRightInd w:val="0"/>
              <w:rPr>
                <w:rStyle w:val="None"/>
                <w:rFonts w:cs="Times New Roman"/>
                <w:szCs w:val="24"/>
                <w:u w:color="000000"/>
                <w:lang w:eastAsia="tr-TR"/>
              </w:rPr>
            </w:pPr>
            <w:r w:rsidRPr="006A7755">
              <w:rPr>
                <w:rStyle w:val="None"/>
                <w:rFonts w:cs="Times New Roman"/>
                <w:szCs w:val="24"/>
                <w:u w:color="000000"/>
                <w:lang w:eastAsia="tr-TR"/>
              </w:rPr>
              <w:t>5</w:t>
            </w:r>
          </w:p>
        </w:tc>
      </w:tr>
    </w:tbl>
    <w:p w14:paraId="3C4350BA" w14:textId="0EB17993" w:rsidR="00334DAB" w:rsidRPr="00C43275" w:rsidRDefault="00113AE6" w:rsidP="00C43275">
      <w:pPr>
        <w:rPr>
          <w:rFonts w:cs="Times New Roman"/>
          <w:szCs w:val="24"/>
        </w:rPr>
      </w:pPr>
      <w:r w:rsidRPr="00C43275">
        <w:rPr>
          <w:rFonts w:cs="Times New Roman"/>
          <w:szCs w:val="24"/>
        </w:rPr>
        <w:t>1,2,3; Farkındalık</w:t>
      </w:r>
      <w:r w:rsidRPr="00C43275">
        <w:rPr>
          <w:rFonts w:cs="Times New Roman"/>
          <w:szCs w:val="24"/>
        </w:rPr>
        <w:tab/>
        <w:t>4,5,6; İnanç</w:t>
      </w:r>
      <w:r w:rsidRPr="00C43275">
        <w:rPr>
          <w:rFonts w:cs="Times New Roman"/>
          <w:szCs w:val="24"/>
        </w:rPr>
        <w:tab/>
        <w:t>7,8,9,10; Etik</w:t>
      </w:r>
    </w:p>
    <w:sectPr w:rsidR="00334DAB" w:rsidRPr="00C43275" w:rsidSect="00B0223B"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B3710D"/>
    <w:multiLevelType w:val="multilevel"/>
    <w:tmpl w:val="9ADA4A7A"/>
    <w:lvl w:ilvl="0">
      <w:start w:val="1"/>
      <w:numFmt w:val="decimal"/>
      <w:pStyle w:val="Balk1"/>
      <w:lvlText w:val="%1."/>
      <w:lvlJc w:val="left"/>
      <w:pPr>
        <w:ind w:left="432" w:hanging="432"/>
      </w:pPr>
      <w:rPr>
        <w:rFonts w:hint="default"/>
        <w:caps w:val="0"/>
      </w:rPr>
    </w:lvl>
    <w:lvl w:ilvl="1">
      <w:start w:val="1"/>
      <w:numFmt w:val="decimal"/>
      <w:pStyle w:val="Bal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alk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876855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. Halim Özkan">
    <w15:presenceInfo w15:providerId="Windows Live" w15:userId="d2683513d5cad3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notat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</w:docVars>
  <w:rsids>
    <w:rsidRoot w:val="00EB1381"/>
    <w:rsid w:val="000306E9"/>
    <w:rsid w:val="00032E23"/>
    <w:rsid w:val="00033175"/>
    <w:rsid w:val="00035ECE"/>
    <w:rsid w:val="0005463A"/>
    <w:rsid w:val="000614CF"/>
    <w:rsid w:val="00066BEF"/>
    <w:rsid w:val="000707B3"/>
    <w:rsid w:val="00074EFB"/>
    <w:rsid w:val="000915E5"/>
    <w:rsid w:val="000A0D01"/>
    <w:rsid w:val="000A52FE"/>
    <w:rsid w:val="000A60EC"/>
    <w:rsid w:val="000B0FEE"/>
    <w:rsid w:val="000C0132"/>
    <w:rsid w:val="000C2CA1"/>
    <w:rsid w:val="000C5C87"/>
    <w:rsid w:val="000C6624"/>
    <w:rsid w:val="000C7F46"/>
    <w:rsid w:val="000D664F"/>
    <w:rsid w:val="000D6ECF"/>
    <w:rsid w:val="000E0B36"/>
    <w:rsid w:val="000E2CF2"/>
    <w:rsid w:val="000E5A1B"/>
    <w:rsid w:val="000E6D8B"/>
    <w:rsid w:val="000F274F"/>
    <w:rsid w:val="000F4DF2"/>
    <w:rsid w:val="00106F73"/>
    <w:rsid w:val="00113AE6"/>
    <w:rsid w:val="00130B91"/>
    <w:rsid w:val="001327E1"/>
    <w:rsid w:val="00132C52"/>
    <w:rsid w:val="00137943"/>
    <w:rsid w:val="00142CE5"/>
    <w:rsid w:val="00145305"/>
    <w:rsid w:val="00155B57"/>
    <w:rsid w:val="00156FDD"/>
    <w:rsid w:val="0016022E"/>
    <w:rsid w:val="001706ED"/>
    <w:rsid w:val="00175367"/>
    <w:rsid w:val="001776CF"/>
    <w:rsid w:val="001843CC"/>
    <w:rsid w:val="001A2FBD"/>
    <w:rsid w:val="001A3A5A"/>
    <w:rsid w:val="001A6D57"/>
    <w:rsid w:val="001A71F2"/>
    <w:rsid w:val="001E0024"/>
    <w:rsid w:val="001E2959"/>
    <w:rsid w:val="001E70AB"/>
    <w:rsid w:val="001E74D6"/>
    <w:rsid w:val="001E7724"/>
    <w:rsid w:val="001F15E2"/>
    <w:rsid w:val="00206DAC"/>
    <w:rsid w:val="00207771"/>
    <w:rsid w:val="002133C3"/>
    <w:rsid w:val="00217292"/>
    <w:rsid w:val="002172BA"/>
    <w:rsid w:val="00222CA1"/>
    <w:rsid w:val="00234597"/>
    <w:rsid w:val="0023566F"/>
    <w:rsid w:val="00236267"/>
    <w:rsid w:val="002507B4"/>
    <w:rsid w:val="00251315"/>
    <w:rsid w:val="0025405A"/>
    <w:rsid w:val="00274E53"/>
    <w:rsid w:val="002816C4"/>
    <w:rsid w:val="002837D9"/>
    <w:rsid w:val="002869B8"/>
    <w:rsid w:val="00293D63"/>
    <w:rsid w:val="002970A5"/>
    <w:rsid w:val="002A06E2"/>
    <w:rsid w:val="002A33AE"/>
    <w:rsid w:val="002A605E"/>
    <w:rsid w:val="002B0A3B"/>
    <w:rsid w:val="002B22E1"/>
    <w:rsid w:val="002B4B84"/>
    <w:rsid w:val="002C3E0A"/>
    <w:rsid w:val="002C61CE"/>
    <w:rsid w:val="002C7A46"/>
    <w:rsid w:val="002D1850"/>
    <w:rsid w:val="002D72E0"/>
    <w:rsid w:val="002F2430"/>
    <w:rsid w:val="002F424E"/>
    <w:rsid w:val="002F49C6"/>
    <w:rsid w:val="003000FA"/>
    <w:rsid w:val="0031024B"/>
    <w:rsid w:val="0031337A"/>
    <w:rsid w:val="003133F3"/>
    <w:rsid w:val="0032029D"/>
    <w:rsid w:val="00331422"/>
    <w:rsid w:val="00331BB7"/>
    <w:rsid w:val="00334DAB"/>
    <w:rsid w:val="00344281"/>
    <w:rsid w:val="00344EF6"/>
    <w:rsid w:val="00346CF8"/>
    <w:rsid w:val="00366B93"/>
    <w:rsid w:val="00372EC0"/>
    <w:rsid w:val="00372FA0"/>
    <w:rsid w:val="00374708"/>
    <w:rsid w:val="003753CF"/>
    <w:rsid w:val="003806A0"/>
    <w:rsid w:val="00380D48"/>
    <w:rsid w:val="00383265"/>
    <w:rsid w:val="003832FB"/>
    <w:rsid w:val="00392069"/>
    <w:rsid w:val="003A2035"/>
    <w:rsid w:val="003A7280"/>
    <w:rsid w:val="003C2B71"/>
    <w:rsid w:val="003D2F74"/>
    <w:rsid w:val="003F5DFC"/>
    <w:rsid w:val="00405FC4"/>
    <w:rsid w:val="00406EC3"/>
    <w:rsid w:val="00410A9C"/>
    <w:rsid w:val="00410BDC"/>
    <w:rsid w:val="0041219C"/>
    <w:rsid w:val="004167C6"/>
    <w:rsid w:val="0041755F"/>
    <w:rsid w:val="004244F6"/>
    <w:rsid w:val="004313AE"/>
    <w:rsid w:val="00433FC6"/>
    <w:rsid w:val="004470AF"/>
    <w:rsid w:val="0045353A"/>
    <w:rsid w:val="00455E94"/>
    <w:rsid w:val="00464530"/>
    <w:rsid w:val="004716D1"/>
    <w:rsid w:val="00471FC6"/>
    <w:rsid w:val="004817F2"/>
    <w:rsid w:val="00482E4A"/>
    <w:rsid w:val="00487B18"/>
    <w:rsid w:val="00487D24"/>
    <w:rsid w:val="0049104C"/>
    <w:rsid w:val="004A452F"/>
    <w:rsid w:val="004B3DA3"/>
    <w:rsid w:val="004B7A48"/>
    <w:rsid w:val="004F2E78"/>
    <w:rsid w:val="004F3223"/>
    <w:rsid w:val="00506DFB"/>
    <w:rsid w:val="00522BEA"/>
    <w:rsid w:val="00527C03"/>
    <w:rsid w:val="005300C6"/>
    <w:rsid w:val="0053130D"/>
    <w:rsid w:val="0053299E"/>
    <w:rsid w:val="005343F3"/>
    <w:rsid w:val="005417DF"/>
    <w:rsid w:val="00541CFE"/>
    <w:rsid w:val="00550608"/>
    <w:rsid w:val="005515D5"/>
    <w:rsid w:val="00552C61"/>
    <w:rsid w:val="00566157"/>
    <w:rsid w:val="005677D9"/>
    <w:rsid w:val="00567A38"/>
    <w:rsid w:val="00570319"/>
    <w:rsid w:val="00574DFC"/>
    <w:rsid w:val="00576490"/>
    <w:rsid w:val="005800FA"/>
    <w:rsid w:val="00580F92"/>
    <w:rsid w:val="00582BDF"/>
    <w:rsid w:val="00586623"/>
    <w:rsid w:val="00594CD4"/>
    <w:rsid w:val="00596812"/>
    <w:rsid w:val="005A2386"/>
    <w:rsid w:val="005A2AFD"/>
    <w:rsid w:val="005B3B55"/>
    <w:rsid w:val="005B5054"/>
    <w:rsid w:val="005C0590"/>
    <w:rsid w:val="005C34F1"/>
    <w:rsid w:val="005C71D2"/>
    <w:rsid w:val="005D118B"/>
    <w:rsid w:val="005D4236"/>
    <w:rsid w:val="005D56DC"/>
    <w:rsid w:val="005E311D"/>
    <w:rsid w:val="005E4DDB"/>
    <w:rsid w:val="005E7C4B"/>
    <w:rsid w:val="005F57FD"/>
    <w:rsid w:val="0060066A"/>
    <w:rsid w:val="00601C8F"/>
    <w:rsid w:val="006161DF"/>
    <w:rsid w:val="00617255"/>
    <w:rsid w:val="0062303E"/>
    <w:rsid w:val="006423BB"/>
    <w:rsid w:val="006433BC"/>
    <w:rsid w:val="006507A9"/>
    <w:rsid w:val="00651C56"/>
    <w:rsid w:val="00653E6C"/>
    <w:rsid w:val="0065614B"/>
    <w:rsid w:val="00671D60"/>
    <w:rsid w:val="006724D9"/>
    <w:rsid w:val="00680B29"/>
    <w:rsid w:val="00682762"/>
    <w:rsid w:val="0069051B"/>
    <w:rsid w:val="00693A8D"/>
    <w:rsid w:val="00695AE6"/>
    <w:rsid w:val="006A042E"/>
    <w:rsid w:val="006A3C37"/>
    <w:rsid w:val="006A7755"/>
    <w:rsid w:val="006B01C9"/>
    <w:rsid w:val="006B6EAB"/>
    <w:rsid w:val="006C4D2E"/>
    <w:rsid w:val="006D19CE"/>
    <w:rsid w:val="006D6CF4"/>
    <w:rsid w:val="006E4771"/>
    <w:rsid w:val="006F38B3"/>
    <w:rsid w:val="006F5BCC"/>
    <w:rsid w:val="00707DBC"/>
    <w:rsid w:val="0071643E"/>
    <w:rsid w:val="00722252"/>
    <w:rsid w:val="00724F3A"/>
    <w:rsid w:val="00726525"/>
    <w:rsid w:val="0073198C"/>
    <w:rsid w:val="0073740D"/>
    <w:rsid w:val="00743148"/>
    <w:rsid w:val="00760494"/>
    <w:rsid w:val="0076241B"/>
    <w:rsid w:val="007627CA"/>
    <w:rsid w:val="00765E98"/>
    <w:rsid w:val="00766F0C"/>
    <w:rsid w:val="00770DFF"/>
    <w:rsid w:val="00771012"/>
    <w:rsid w:val="00772BA7"/>
    <w:rsid w:val="007745DC"/>
    <w:rsid w:val="00776DBA"/>
    <w:rsid w:val="0077781C"/>
    <w:rsid w:val="00777C8D"/>
    <w:rsid w:val="007844CD"/>
    <w:rsid w:val="00784FB0"/>
    <w:rsid w:val="00790A77"/>
    <w:rsid w:val="00796BF9"/>
    <w:rsid w:val="007970B8"/>
    <w:rsid w:val="007A626D"/>
    <w:rsid w:val="007A7051"/>
    <w:rsid w:val="007B219A"/>
    <w:rsid w:val="007B2C84"/>
    <w:rsid w:val="007B49B9"/>
    <w:rsid w:val="007D0FE8"/>
    <w:rsid w:val="007D3409"/>
    <w:rsid w:val="007E1304"/>
    <w:rsid w:val="007E2449"/>
    <w:rsid w:val="007F2F13"/>
    <w:rsid w:val="007F2F4B"/>
    <w:rsid w:val="00803066"/>
    <w:rsid w:val="008139C5"/>
    <w:rsid w:val="00813DDF"/>
    <w:rsid w:val="0082363F"/>
    <w:rsid w:val="00824FB8"/>
    <w:rsid w:val="0083192E"/>
    <w:rsid w:val="00837795"/>
    <w:rsid w:val="00841575"/>
    <w:rsid w:val="00845A63"/>
    <w:rsid w:val="00847EB8"/>
    <w:rsid w:val="00854954"/>
    <w:rsid w:val="008575A0"/>
    <w:rsid w:val="008632FE"/>
    <w:rsid w:val="00873463"/>
    <w:rsid w:val="00874A47"/>
    <w:rsid w:val="00883A21"/>
    <w:rsid w:val="0088770D"/>
    <w:rsid w:val="00893899"/>
    <w:rsid w:val="00895BFE"/>
    <w:rsid w:val="008A63B9"/>
    <w:rsid w:val="008A6DC5"/>
    <w:rsid w:val="008B1A43"/>
    <w:rsid w:val="008C6179"/>
    <w:rsid w:val="008C7FBE"/>
    <w:rsid w:val="008E72F9"/>
    <w:rsid w:val="008F23D2"/>
    <w:rsid w:val="008F7669"/>
    <w:rsid w:val="00901B9E"/>
    <w:rsid w:val="009020E1"/>
    <w:rsid w:val="0090292B"/>
    <w:rsid w:val="00905F7E"/>
    <w:rsid w:val="00906940"/>
    <w:rsid w:val="009100B1"/>
    <w:rsid w:val="00911B4E"/>
    <w:rsid w:val="00913125"/>
    <w:rsid w:val="00913EB7"/>
    <w:rsid w:val="00916F5B"/>
    <w:rsid w:val="00917897"/>
    <w:rsid w:val="009321F4"/>
    <w:rsid w:val="00936549"/>
    <w:rsid w:val="00942567"/>
    <w:rsid w:val="009473D4"/>
    <w:rsid w:val="0095111F"/>
    <w:rsid w:val="00952AC1"/>
    <w:rsid w:val="009663DA"/>
    <w:rsid w:val="00966DCE"/>
    <w:rsid w:val="009701CD"/>
    <w:rsid w:val="009717B4"/>
    <w:rsid w:val="0098286A"/>
    <w:rsid w:val="0098627E"/>
    <w:rsid w:val="00986309"/>
    <w:rsid w:val="00990627"/>
    <w:rsid w:val="009A062D"/>
    <w:rsid w:val="009A0CCA"/>
    <w:rsid w:val="009A7377"/>
    <w:rsid w:val="009B1E92"/>
    <w:rsid w:val="009B2FB9"/>
    <w:rsid w:val="009B7A33"/>
    <w:rsid w:val="009D2A55"/>
    <w:rsid w:val="009D3418"/>
    <w:rsid w:val="009D3DC6"/>
    <w:rsid w:val="009E42D6"/>
    <w:rsid w:val="009E4E25"/>
    <w:rsid w:val="00A04FF7"/>
    <w:rsid w:val="00A1174A"/>
    <w:rsid w:val="00A1280F"/>
    <w:rsid w:val="00A135D2"/>
    <w:rsid w:val="00A21023"/>
    <w:rsid w:val="00A24AAD"/>
    <w:rsid w:val="00A35743"/>
    <w:rsid w:val="00A35F52"/>
    <w:rsid w:val="00A37CEC"/>
    <w:rsid w:val="00A423D3"/>
    <w:rsid w:val="00A50007"/>
    <w:rsid w:val="00A51583"/>
    <w:rsid w:val="00A74227"/>
    <w:rsid w:val="00A77EB0"/>
    <w:rsid w:val="00A805FA"/>
    <w:rsid w:val="00A831A8"/>
    <w:rsid w:val="00A92286"/>
    <w:rsid w:val="00AA1507"/>
    <w:rsid w:val="00AC00B4"/>
    <w:rsid w:val="00AC5B37"/>
    <w:rsid w:val="00AC7E8C"/>
    <w:rsid w:val="00AD5AAF"/>
    <w:rsid w:val="00AE402B"/>
    <w:rsid w:val="00AF2262"/>
    <w:rsid w:val="00AF7479"/>
    <w:rsid w:val="00B00A66"/>
    <w:rsid w:val="00B0223B"/>
    <w:rsid w:val="00B07637"/>
    <w:rsid w:val="00B17414"/>
    <w:rsid w:val="00B2066E"/>
    <w:rsid w:val="00B22AD4"/>
    <w:rsid w:val="00B24A5C"/>
    <w:rsid w:val="00B25130"/>
    <w:rsid w:val="00B31585"/>
    <w:rsid w:val="00B35F1A"/>
    <w:rsid w:val="00B367E7"/>
    <w:rsid w:val="00B369A4"/>
    <w:rsid w:val="00B37601"/>
    <w:rsid w:val="00B406F2"/>
    <w:rsid w:val="00B42EEC"/>
    <w:rsid w:val="00B438A1"/>
    <w:rsid w:val="00B656AB"/>
    <w:rsid w:val="00B668BD"/>
    <w:rsid w:val="00B779A7"/>
    <w:rsid w:val="00B81393"/>
    <w:rsid w:val="00B82FDD"/>
    <w:rsid w:val="00B86CFC"/>
    <w:rsid w:val="00B876C5"/>
    <w:rsid w:val="00B91749"/>
    <w:rsid w:val="00B95C45"/>
    <w:rsid w:val="00B973FA"/>
    <w:rsid w:val="00BA15A5"/>
    <w:rsid w:val="00BA7FE5"/>
    <w:rsid w:val="00BB2EB3"/>
    <w:rsid w:val="00BC21A8"/>
    <w:rsid w:val="00BC2E7E"/>
    <w:rsid w:val="00BC59B9"/>
    <w:rsid w:val="00BC7071"/>
    <w:rsid w:val="00BD2203"/>
    <w:rsid w:val="00BD2D12"/>
    <w:rsid w:val="00BE07E8"/>
    <w:rsid w:val="00BE3328"/>
    <w:rsid w:val="00BE5902"/>
    <w:rsid w:val="00BF04B1"/>
    <w:rsid w:val="00BF104B"/>
    <w:rsid w:val="00C0290E"/>
    <w:rsid w:val="00C06D94"/>
    <w:rsid w:val="00C07A1D"/>
    <w:rsid w:val="00C12EEE"/>
    <w:rsid w:val="00C15FBD"/>
    <w:rsid w:val="00C16FBD"/>
    <w:rsid w:val="00C2087F"/>
    <w:rsid w:val="00C2706F"/>
    <w:rsid w:val="00C3654C"/>
    <w:rsid w:val="00C430A8"/>
    <w:rsid w:val="00C43275"/>
    <w:rsid w:val="00C43EF3"/>
    <w:rsid w:val="00C450C2"/>
    <w:rsid w:val="00C457BC"/>
    <w:rsid w:val="00C460EE"/>
    <w:rsid w:val="00C50CFB"/>
    <w:rsid w:val="00C51EB7"/>
    <w:rsid w:val="00C617B6"/>
    <w:rsid w:val="00C61FFA"/>
    <w:rsid w:val="00C63BC0"/>
    <w:rsid w:val="00C81543"/>
    <w:rsid w:val="00C82D58"/>
    <w:rsid w:val="00C82FC7"/>
    <w:rsid w:val="00C86036"/>
    <w:rsid w:val="00C9361C"/>
    <w:rsid w:val="00C96698"/>
    <w:rsid w:val="00CA22FC"/>
    <w:rsid w:val="00CA3BE5"/>
    <w:rsid w:val="00CA5FF6"/>
    <w:rsid w:val="00CA7F84"/>
    <w:rsid w:val="00CB286D"/>
    <w:rsid w:val="00CB6B56"/>
    <w:rsid w:val="00CF311C"/>
    <w:rsid w:val="00CF4E38"/>
    <w:rsid w:val="00CF61DF"/>
    <w:rsid w:val="00CF6B97"/>
    <w:rsid w:val="00D040E6"/>
    <w:rsid w:val="00D05207"/>
    <w:rsid w:val="00D3471D"/>
    <w:rsid w:val="00D40C53"/>
    <w:rsid w:val="00D427AA"/>
    <w:rsid w:val="00D5097B"/>
    <w:rsid w:val="00D54785"/>
    <w:rsid w:val="00D70926"/>
    <w:rsid w:val="00D737EA"/>
    <w:rsid w:val="00D8031F"/>
    <w:rsid w:val="00D96438"/>
    <w:rsid w:val="00DA7FF4"/>
    <w:rsid w:val="00DB0EC8"/>
    <w:rsid w:val="00DB0F07"/>
    <w:rsid w:val="00DB573E"/>
    <w:rsid w:val="00DB6E7E"/>
    <w:rsid w:val="00DC5FC4"/>
    <w:rsid w:val="00DD012A"/>
    <w:rsid w:val="00DD16F4"/>
    <w:rsid w:val="00DD1DE1"/>
    <w:rsid w:val="00DD5219"/>
    <w:rsid w:val="00DE4F1D"/>
    <w:rsid w:val="00DE5608"/>
    <w:rsid w:val="00DE7C19"/>
    <w:rsid w:val="00DF00F9"/>
    <w:rsid w:val="00DF3E7A"/>
    <w:rsid w:val="00E02730"/>
    <w:rsid w:val="00E05300"/>
    <w:rsid w:val="00E113E0"/>
    <w:rsid w:val="00E13B48"/>
    <w:rsid w:val="00E13CFE"/>
    <w:rsid w:val="00E2112D"/>
    <w:rsid w:val="00E2332A"/>
    <w:rsid w:val="00E239DD"/>
    <w:rsid w:val="00E346C1"/>
    <w:rsid w:val="00E36446"/>
    <w:rsid w:val="00E374B1"/>
    <w:rsid w:val="00E4328E"/>
    <w:rsid w:val="00E80642"/>
    <w:rsid w:val="00E83373"/>
    <w:rsid w:val="00E83833"/>
    <w:rsid w:val="00E86C97"/>
    <w:rsid w:val="00E92872"/>
    <w:rsid w:val="00E964C9"/>
    <w:rsid w:val="00EA3F55"/>
    <w:rsid w:val="00EA6403"/>
    <w:rsid w:val="00EB11F7"/>
    <w:rsid w:val="00EB1381"/>
    <w:rsid w:val="00EB4199"/>
    <w:rsid w:val="00EC11B4"/>
    <w:rsid w:val="00EC132F"/>
    <w:rsid w:val="00EC1CF3"/>
    <w:rsid w:val="00EC3106"/>
    <w:rsid w:val="00EC35DC"/>
    <w:rsid w:val="00EC78BB"/>
    <w:rsid w:val="00ED1D24"/>
    <w:rsid w:val="00EE3559"/>
    <w:rsid w:val="00EE4B64"/>
    <w:rsid w:val="00EE528E"/>
    <w:rsid w:val="00EE5A24"/>
    <w:rsid w:val="00EF0047"/>
    <w:rsid w:val="00EF2758"/>
    <w:rsid w:val="00F01145"/>
    <w:rsid w:val="00F1673B"/>
    <w:rsid w:val="00F20D6B"/>
    <w:rsid w:val="00F356CB"/>
    <w:rsid w:val="00F44E49"/>
    <w:rsid w:val="00F46F16"/>
    <w:rsid w:val="00F506AB"/>
    <w:rsid w:val="00F5189D"/>
    <w:rsid w:val="00F541F8"/>
    <w:rsid w:val="00F575C4"/>
    <w:rsid w:val="00F61F90"/>
    <w:rsid w:val="00F675F0"/>
    <w:rsid w:val="00F734AC"/>
    <w:rsid w:val="00F81F0E"/>
    <w:rsid w:val="00F82B8B"/>
    <w:rsid w:val="00F904AB"/>
    <w:rsid w:val="00F9144B"/>
    <w:rsid w:val="00F92A8B"/>
    <w:rsid w:val="00F95CC3"/>
    <w:rsid w:val="00F95DCF"/>
    <w:rsid w:val="00F97C1E"/>
    <w:rsid w:val="00FA503B"/>
    <w:rsid w:val="00FA590C"/>
    <w:rsid w:val="00FB7E88"/>
    <w:rsid w:val="00FC3731"/>
    <w:rsid w:val="00FC46B5"/>
    <w:rsid w:val="00FC77A8"/>
    <w:rsid w:val="00FD19BD"/>
    <w:rsid w:val="00FD52FE"/>
    <w:rsid w:val="00FD7104"/>
    <w:rsid w:val="00FE3D7C"/>
    <w:rsid w:val="00FF5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9B3D8"/>
  <w15:chartTrackingRefBased/>
  <w15:docId w15:val="{89765FC8-4753-4717-8D46-1DDC8B1F6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130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Balk1">
    <w:name w:val="heading 1"/>
    <w:basedOn w:val="Normal"/>
    <w:next w:val="Normal"/>
    <w:link w:val="Balk1Char"/>
    <w:uiPriority w:val="9"/>
    <w:qFormat/>
    <w:rsid w:val="00C81543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815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717B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717B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717B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717B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717B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717B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717B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81543"/>
    <w:rPr>
      <w:rFonts w:ascii="Times New Roman" w:eastAsiaTheme="majorEastAsia" w:hAnsi="Times New Roman" w:cstheme="majorBidi"/>
      <w:b/>
      <w:sz w:val="24"/>
      <w:szCs w:val="32"/>
    </w:rPr>
  </w:style>
  <w:style w:type="paragraph" w:styleId="Altyaz">
    <w:name w:val="Subtitle"/>
    <w:basedOn w:val="Normal"/>
    <w:next w:val="Normal"/>
    <w:link w:val="AltyazChar"/>
    <w:uiPriority w:val="11"/>
    <w:qFormat/>
    <w:rsid w:val="00C8154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tyazChar">
    <w:name w:val="Altyazı Char"/>
    <w:basedOn w:val="VarsaylanParagrafYazTipi"/>
    <w:link w:val="Altyaz"/>
    <w:uiPriority w:val="11"/>
    <w:rsid w:val="00C81543"/>
    <w:rPr>
      <w:rFonts w:eastAsiaTheme="minorEastAsia"/>
      <w:color w:val="5A5A5A" w:themeColor="text1" w:themeTint="A5"/>
      <w:spacing w:val="15"/>
    </w:rPr>
  </w:style>
  <w:style w:type="character" w:customStyle="1" w:styleId="Balk2Char">
    <w:name w:val="Başlık 2 Char"/>
    <w:basedOn w:val="VarsaylanParagrafYazTipi"/>
    <w:link w:val="Balk2"/>
    <w:uiPriority w:val="9"/>
    <w:rsid w:val="00C81543"/>
    <w:rPr>
      <w:rFonts w:ascii="Times New Roman" w:eastAsiaTheme="majorEastAsia" w:hAnsi="Times New Roman" w:cstheme="majorBidi"/>
      <w:b/>
      <w:sz w:val="24"/>
      <w:szCs w:val="26"/>
    </w:rPr>
  </w:style>
  <w:style w:type="paragraph" w:styleId="ListeParagraf">
    <w:name w:val="List Paragraph"/>
    <w:basedOn w:val="Normal"/>
    <w:uiPriority w:val="34"/>
    <w:qFormat/>
    <w:rsid w:val="00586623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9717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717B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717B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717B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717B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717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717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hD1Balk">
    <w:name w:val="PhD 1. Başlık"/>
    <w:basedOn w:val="Balk1"/>
    <w:link w:val="PhD1BalkChar"/>
    <w:qFormat/>
    <w:rsid w:val="0016022E"/>
    <w:pPr>
      <w:spacing w:after="240"/>
      <w:ind w:left="431" w:hanging="431"/>
    </w:pPr>
    <w:rPr>
      <w:caps/>
    </w:rPr>
  </w:style>
  <w:style w:type="paragraph" w:customStyle="1" w:styleId="PhD2Balk">
    <w:name w:val="PhD 2. Başlık"/>
    <w:basedOn w:val="Balk2"/>
    <w:link w:val="PhD2BalkChar"/>
    <w:qFormat/>
    <w:rsid w:val="0016022E"/>
    <w:pPr>
      <w:spacing w:before="240" w:after="240"/>
      <w:ind w:left="578" w:hanging="578"/>
    </w:pPr>
  </w:style>
  <w:style w:type="character" w:customStyle="1" w:styleId="PhD1BalkChar">
    <w:name w:val="PhD 1. Başlık Char"/>
    <w:basedOn w:val="Balk1Char"/>
    <w:link w:val="PhD1Balk"/>
    <w:rsid w:val="0016022E"/>
    <w:rPr>
      <w:rFonts w:ascii="Times New Roman" w:eastAsiaTheme="majorEastAsia" w:hAnsi="Times New Roman" w:cstheme="majorBidi"/>
      <w:b/>
      <w:caps/>
      <w:color w:val="000000" w:themeColor="text1"/>
      <w:sz w:val="24"/>
      <w:szCs w:val="32"/>
    </w:rPr>
  </w:style>
  <w:style w:type="paragraph" w:customStyle="1" w:styleId="PhD3Balk">
    <w:name w:val="PhD 3. Başlık"/>
    <w:basedOn w:val="Balk3"/>
    <w:link w:val="PhD3BalkChar"/>
    <w:qFormat/>
    <w:rsid w:val="0016022E"/>
    <w:pPr>
      <w:spacing w:before="240" w:after="240"/>
    </w:pPr>
    <w:rPr>
      <w:rFonts w:ascii="Times New Roman" w:hAnsi="Times New Roman"/>
      <w:b/>
      <w:color w:val="000000" w:themeColor="text1"/>
    </w:rPr>
  </w:style>
  <w:style w:type="character" w:customStyle="1" w:styleId="PhD2BalkChar">
    <w:name w:val="PhD 2. Başlık Char"/>
    <w:basedOn w:val="Balk2Char"/>
    <w:link w:val="PhD2Balk"/>
    <w:rsid w:val="0016022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PhD3BalkChar">
    <w:name w:val="PhD 3. Başlık Char"/>
    <w:basedOn w:val="Balk3Char"/>
    <w:link w:val="PhD3Balk"/>
    <w:rsid w:val="0016022E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table" w:styleId="TabloKlavuzu">
    <w:name w:val="Table Grid"/>
    <w:basedOn w:val="NormalTablo"/>
    <w:uiPriority w:val="39"/>
    <w:rsid w:val="00406EC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ne">
    <w:name w:val="None"/>
    <w:rsid w:val="00AF7479"/>
  </w:style>
  <w:style w:type="paragraph" w:customStyle="1" w:styleId="Default">
    <w:name w:val="Default"/>
    <w:rsid w:val="009663DA"/>
    <w:pPr>
      <w:autoSpaceDE w:val="0"/>
      <w:autoSpaceDN w:val="0"/>
      <w:adjustRightInd w:val="0"/>
      <w:spacing w:before="0"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enkliListe-Vurgu11">
    <w:name w:val="Renkli Liste - Vurgu 11"/>
    <w:basedOn w:val="Normal"/>
    <w:uiPriority w:val="34"/>
    <w:qFormat/>
    <w:rsid w:val="009E4E25"/>
    <w:pPr>
      <w:spacing w:before="0" w:after="200" w:line="276" w:lineRule="auto"/>
      <w:ind w:left="720"/>
      <w:contextualSpacing/>
      <w:jc w:val="left"/>
    </w:pPr>
    <w:rPr>
      <w:rFonts w:ascii="Calibri" w:eastAsia="Calibri" w:hAnsi="Calibri" w:cs="Times New Roman"/>
      <w:color w:val="auto"/>
      <w:sz w:val="20"/>
      <w:szCs w:val="20"/>
      <w:lang w:val="en-US"/>
    </w:rPr>
  </w:style>
  <w:style w:type="character" w:styleId="Kpr">
    <w:name w:val="Hyperlink"/>
    <w:basedOn w:val="VarsaylanParagrafYazTipi"/>
    <w:uiPriority w:val="99"/>
    <w:unhideWhenUsed/>
    <w:rsid w:val="00CA3BE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A3BE5"/>
    <w:rPr>
      <w:color w:val="605E5C"/>
      <w:shd w:val="clear" w:color="auto" w:fill="E1DFDD"/>
    </w:rPr>
  </w:style>
  <w:style w:type="paragraph" w:styleId="Dzeltme">
    <w:name w:val="Revision"/>
    <w:hidden/>
    <w:uiPriority w:val="99"/>
    <w:semiHidden/>
    <w:rsid w:val="00B438A1"/>
    <w:pPr>
      <w:spacing w:before="0" w:after="0" w:line="240" w:lineRule="auto"/>
    </w:pPr>
    <w:rPr>
      <w:rFonts w:ascii="Times New Roman" w:hAnsi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47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1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B1E5C-6652-4B81-9000-E23C13F08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3036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Abdül Halim Özkan</dc:creator>
  <cp:keywords/>
  <dc:description/>
  <cp:lastModifiedBy>Halil EKŞİ</cp:lastModifiedBy>
  <cp:revision>341</cp:revision>
  <cp:lastPrinted>2023-06-25T10:51:00Z</cp:lastPrinted>
  <dcterms:created xsi:type="dcterms:W3CDTF">2022-11-20T09:48:00Z</dcterms:created>
  <dcterms:modified xsi:type="dcterms:W3CDTF">2024-04-23T18:14:00Z</dcterms:modified>
</cp:coreProperties>
</file>